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5926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t>Restaurant and Weather Data Enrichment Project</w:t>
      </w:r>
    </w:p>
    <w:p w14:paraId="215FF434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t>Project Overview</w:t>
      </w:r>
    </w:p>
    <w:p w14:paraId="792829DB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 xml:space="preserve">This project implements a data engineering pipeline using </w:t>
      </w:r>
      <w:r w:rsidRPr="00B32636">
        <w:rPr>
          <w:b/>
          <w:bCs/>
          <w:lang w:val="en-US"/>
        </w:rPr>
        <w:t>PySpark</w:t>
      </w:r>
      <w:r w:rsidRPr="00B32636">
        <w:rPr>
          <w:lang w:val="en-US"/>
        </w:rPr>
        <w:t xml:space="preserve"> to clean, enrich, and join two different datasets:</w:t>
      </w:r>
    </w:p>
    <w:p w14:paraId="14DAB4E4" w14:textId="77777777" w:rsidR="00B32636" w:rsidRPr="00B32636" w:rsidRDefault="00B32636" w:rsidP="00B32636">
      <w:pPr>
        <w:numPr>
          <w:ilvl w:val="0"/>
          <w:numId w:val="1"/>
        </w:numPr>
        <w:rPr>
          <w:lang w:val="en-US"/>
        </w:rPr>
      </w:pPr>
      <w:r w:rsidRPr="00B32636">
        <w:rPr>
          <w:b/>
          <w:bCs/>
          <w:lang w:val="en-US"/>
        </w:rPr>
        <w:t>Restaurant Data</w:t>
      </w:r>
      <w:r w:rsidRPr="00B32636">
        <w:rPr>
          <w:lang w:val="en-US"/>
        </w:rPr>
        <w:t>: Contains information about franchises and their locations.</w:t>
      </w:r>
    </w:p>
    <w:p w14:paraId="255A4BE6" w14:textId="77777777" w:rsidR="00B32636" w:rsidRPr="00B32636" w:rsidRDefault="00B32636" w:rsidP="00B32636">
      <w:pPr>
        <w:numPr>
          <w:ilvl w:val="0"/>
          <w:numId w:val="1"/>
        </w:numPr>
        <w:rPr>
          <w:lang w:val="en-US"/>
        </w:rPr>
      </w:pPr>
      <w:r w:rsidRPr="00B32636">
        <w:rPr>
          <w:b/>
          <w:bCs/>
          <w:lang w:val="en-US"/>
        </w:rPr>
        <w:t>Weather Data</w:t>
      </w:r>
      <w:r w:rsidRPr="00B32636">
        <w:rPr>
          <w:lang w:val="en-US"/>
        </w:rPr>
        <w:t>: Partitioned Parquet data with temperature records.</w:t>
      </w:r>
    </w:p>
    <w:p w14:paraId="141E6B75" w14:textId="77777777" w:rsidR="00B32636" w:rsidRPr="00B32636" w:rsidRDefault="00B32636" w:rsidP="00B32636">
      <w:pPr>
        <w:rPr>
          <w:b/>
          <w:bCs/>
        </w:rPr>
      </w:pPr>
      <w:r w:rsidRPr="00B32636">
        <w:rPr>
          <w:b/>
          <w:bCs/>
        </w:rPr>
        <w:t>Objectives:</w:t>
      </w:r>
    </w:p>
    <w:p w14:paraId="6E0D241E" w14:textId="77777777" w:rsidR="00B32636" w:rsidRPr="00B32636" w:rsidRDefault="00B32636" w:rsidP="00B32636">
      <w:pPr>
        <w:numPr>
          <w:ilvl w:val="0"/>
          <w:numId w:val="2"/>
        </w:numPr>
        <w:rPr>
          <w:lang w:val="en-US"/>
        </w:rPr>
      </w:pPr>
      <w:r w:rsidRPr="00B32636">
        <w:rPr>
          <w:b/>
          <w:bCs/>
          <w:lang w:val="en-US"/>
        </w:rPr>
        <w:t>Geocoding</w:t>
      </w:r>
      <w:r w:rsidRPr="00B32636">
        <w:rPr>
          <w:lang w:val="en-US"/>
        </w:rPr>
        <w:t xml:space="preserve">: Fix incorrect (null) latitude and longitude values using the </w:t>
      </w:r>
      <w:r w:rsidRPr="00B32636">
        <w:rPr>
          <w:b/>
          <w:bCs/>
          <w:lang w:val="en-US"/>
        </w:rPr>
        <w:t>OpenCage Geocoding API</w:t>
      </w:r>
      <w:r w:rsidRPr="00B32636">
        <w:rPr>
          <w:lang w:val="en-US"/>
        </w:rPr>
        <w:t>.</w:t>
      </w:r>
    </w:p>
    <w:p w14:paraId="092F9115" w14:textId="77777777" w:rsidR="00B32636" w:rsidRPr="00B32636" w:rsidRDefault="00B32636" w:rsidP="00B32636">
      <w:pPr>
        <w:numPr>
          <w:ilvl w:val="0"/>
          <w:numId w:val="2"/>
        </w:numPr>
        <w:rPr>
          <w:lang w:val="en-US"/>
        </w:rPr>
      </w:pPr>
      <w:r w:rsidRPr="00B32636">
        <w:rPr>
          <w:b/>
          <w:bCs/>
          <w:lang w:val="en-US"/>
        </w:rPr>
        <w:t>Feature Engineering</w:t>
      </w:r>
      <w:r w:rsidRPr="00B32636">
        <w:rPr>
          <w:lang w:val="en-US"/>
        </w:rPr>
        <w:t xml:space="preserve">: Generate a 4-character </w:t>
      </w:r>
      <w:r w:rsidRPr="00B32636">
        <w:rPr>
          <w:b/>
          <w:bCs/>
          <w:lang w:val="en-US"/>
        </w:rPr>
        <w:t>Geohash</w:t>
      </w:r>
      <w:r w:rsidRPr="00B32636">
        <w:rPr>
          <w:lang w:val="en-US"/>
        </w:rPr>
        <w:t xml:space="preserve"> for each location.</w:t>
      </w:r>
    </w:p>
    <w:p w14:paraId="00DD819D" w14:textId="77777777" w:rsidR="00B32636" w:rsidRPr="00B32636" w:rsidRDefault="00B32636" w:rsidP="00B32636">
      <w:pPr>
        <w:numPr>
          <w:ilvl w:val="0"/>
          <w:numId w:val="2"/>
        </w:numPr>
        <w:rPr>
          <w:lang w:val="en-US"/>
        </w:rPr>
      </w:pPr>
      <w:r w:rsidRPr="00B32636">
        <w:rPr>
          <w:b/>
          <w:bCs/>
          <w:lang w:val="en-US"/>
        </w:rPr>
        <w:t>Data Integration</w:t>
      </w:r>
      <w:r w:rsidRPr="00B32636">
        <w:rPr>
          <w:lang w:val="en-US"/>
        </w:rPr>
        <w:t>: Perform a Left Join between weather and restaurant data while preventing data multiplication.</w:t>
      </w:r>
    </w:p>
    <w:p w14:paraId="4CC2133D" w14:textId="77777777" w:rsidR="00B32636" w:rsidRPr="00B32636" w:rsidRDefault="00B32636" w:rsidP="00B32636">
      <w:pPr>
        <w:numPr>
          <w:ilvl w:val="0"/>
          <w:numId w:val="2"/>
        </w:numPr>
        <w:rPr>
          <w:lang w:val="en-US"/>
        </w:rPr>
      </w:pPr>
      <w:r w:rsidRPr="00B32636">
        <w:rPr>
          <w:b/>
          <w:bCs/>
          <w:lang w:val="en-US"/>
        </w:rPr>
        <w:t>Optimization</w:t>
      </w:r>
      <w:r w:rsidRPr="00B32636">
        <w:rPr>
          <w:lang w:val="en-US"/>
        </w:rPr>
        <w:t xml:space="preserve">: Store data in </w:t>
      </w:r>
      <w:r w:rsidRPr="00B32636">
        <w:rPr>
          <w:b/>
          <w:bCs/>
          <w:lang w:val="en-US"/>
        </w:rPr>
        <w:t>Parquet</w:t>
      </w:r>
      <w:r w:rsidRPr="00B32636">
        <w:rPr>
          <w:lang w:val="en-US"/>
        </w:rPr>
        <w:t xml:space="preserve"> format with partitioning.</w:t>
      </w:r>
    </w:p>
    <w:p w14:paraId="4C68F5A2" w14:textId="77777777" w:rsidR="00B32636" w:rsidRPr="00B32636" w:rsidRDefault="00B3208F" w:rsidP="00B32636">
      <w:r>
        <w:pict w14:anchorId="05C4F8BC">
          <v:rect id="_x0000_i1025" style="width:0;height:1.5pt" o:hralign="center" o:hrstd="t" o:hr="t" fillcolor="#a0a0a0" stroked="f"/>
        </w:pict>
      </w:r>
    </w:p>
    <w:p w14:paraId="71A4316C" w14:textId="77777777" w:rsidR="00B32636" w:rsidRPr="00B32636" w:rsidRDefault="00B32636" w:rsidP="00B32636">
      <w:pPr>
        <w:rPr>
          <w:b/>
          <w:bCs/>
        </w:rPr>
      </w:pPr>
      <w:r w:rsidRPr="00B32636">
        <w:rPr>
          <w:b/>
          <w:bCs/>
        </w:rPr>
        <w:t>Technical Setup</w:t>
      </w:r>
    </w:p>
    <w:p w14:paraId="4308F9D0" w14:textId="77777777" w:rsidR="00B32636" w:rsidRPr="00B32636" w:rsidRDefault="00B32636" w:rsidP="00B32636">
      <w:pPr>
        <w:numPr>
          <w:ilvl w:val="0"/>
          <w:numId w:val="3"/>
        </w:numPr>
        <w:rPr>
          <w:lang w:val="en-US"/>
        </w:rPr>
      </w:pPr>
      <w:r w:rsidRPr="00B32636">
        <w:rPr>
          <w:b/>
          <w:bCs/>
          <w:lang w:val="en-US"/>
        </w:rPr>
        <w:t>Infrastructure</w:t>
      </w:r>
      <w:r w:rsidRPr="00B32636">
        <w:rPr>
          <w:lang w:val="en-US"/>
        </w:rPr>
        <w:t>: Dockerized Spark Cluster (Master and Worker).</w:t>
      </w:r>
    </w:p>
    <w:p w14:paraId="4A648AE3" w14:textId="77777777" w:rsidR="00B32636" w:rsidRPr="00B32636" w:rsidRDefault="00B32636" w:rsidP="00B32636">
      <w:pPr>
        <w:numPr>
          <w:ilvl w:val="0"/>
          <w:numId w:val="3"/>
        </w:numPr>
      </w:pPr>
      <w:r w:rsidRPr="00B32636">
        <w:rPr>
          <w:b/>
          <w:bCs/>
        </w:rPr>
        <w:t>Runtime</w:t>
      </w:r>
      <w:r w:rsidRPr="00B32636">
        <w:t>: Python 2.7 / Spark 2.4.0.</w:t>
      </w:r>
    </w:p>
    <w:p w14:paraId="0E30F6A4" w14:textId="77777777" w:rsidR="00B32636" w:rsidRPr="00B32636" w:rsidRDefault="00B32636" w:rsidP="00B32636">
      <w:pPr>
        <w:numPr>
          <w:ilvl w:val="0"/>
          <w:numId w:val="3"/>
        </w:numPr>
        <w:rPr>
          <w:lang w:val="en-US"/>
        </w:rPr>
      </w:pPr>
      <w:r w:rsidRPr="00B32636">
        <w:rPr>
          <w:b/>
          <w:bCs/>
          <w:lang w:val="en-US"/>
        </w:rPr>
        <w:t>Storage</w:t>
      </w:r>
      <w:r w:rsidRPr="00B32636">
        <w:rPr>
          <w:lang w:val="en-US"/>
        </w:rPr>
        <w:t>: Local file system mounted as /data.</w:t>
      </w:r>
    </w:p>
    <w:p w14:paraId="0772B2B2" w14:textId="77777777" w:rsidR="00B32636" w:rsidRPr="00B32636" w:rsidRDefault="00B3208F" w:rsidP="00B32636">
      <w:r>
        <w:pict w14:anchorId="70870448">
          <v:rect id="_x0000_i1026" style="width:0;height:1.5pt" o:hralign="center" o:hrstd="t" o:hr="t" fillcolor="#a0a0a0" stroked="f"/>
        </w:pict>
      </w:r>
    </w:p>
    <w:p w14:paraId="563E0438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t>Pipeline Steps</w:t>
      </w:r>
    </w:p>
    <w:p w14:paraId="2434C2F8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t>1. Geocoding &amp; Geohashing</w:t>
      </w:r>
    </w:p>
    <w:p w14:paraId="172869C8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Rows with missing coordinates were identified and fixed via REST API calls to OpenCage. After fixing the coordinates, a 4-character Geohash was calculated for each restaurant to enable spatial joining.</w:t>
      </w:r>
    </w:p>
    <w:p w14:paraId="046ECE4A" w14:textId="77777777" w:rsidR="00B32636" w:rsidRPr="00B32636" w:rsidRDefault="00B32636" w:rsidP="00B32636">
      <w:r w:rsidRPr="00B32636">
        <w:rPr>
          <w:b/>
          <w:bCs/>
        </w:rPr>
        <w:t>Key features:</w:t>
      </w:r>
    </w:p>
    <w:p w14:paraId="29EC9BF1" w14:textId="77777777" w:rsidR="00B32636" w:rsidRPr="00B32636" w:rsidRDefault="00B32636" w:rsidP="00B32636">
      <w:pPr>
        <w:numPr>
          <w:ilvl w:val="0"/>
          <w:numId w:val="4"/>
        </w:numPr>
      </w:pPr>
      <w:r w:rsidRPr="00B32636">
        <w:t>Idempotent API calls.</w:t>
      </w:r>
    </w:p>
    <w:p w14:paraId="752722B9" w14:textId="77777777" w:rsidR="00B32636" w:rsidRPr="00B32636" w:rsidRDefault="00B32636" w:rsidP="00B32636">
      <w:pPr>
        <w:numPr>
          <w:ilvl w:val="0"/>
          <w:numId w:val="4"/>
        </w:numPr>
        <w:rPr>
          <w:lang w:val="en-US"/>
        </w:rPr>
      </w:pPr>
      <w:r w:rsidRPr="00B32636">
        <w:rPr>
          <w:lang w:val="en-US"/>
        </w:rPr>
        <w:t>UDF (User Defined Function) for Geohash generation using Base32.</w:t>
      </w:r>
    </w:p>
    <w:p w14:paraId="796BF98E" w14:textId="77777777" w:rsidR="00B32636" w:rsidRPr="00B32636" w:rsidRDefault="00B32636" w:rsidP="00B32636">
      <w:pPr>
        <w:rPr>
          <w:lang w:val="en-US"/>
        </w:rPr>
      </w:pPr>
      <w:r w:rsidRPr="00B32636">
        <w:rPr>
          <w:b/>
          <w:bCs/>
          <w:lang w:val="en-US"/>
        </w:rPr>
        <w:t>Screenshot 1: Successful Geocoding Job Output</w:t>
      </w:r>
    </w:p>
    <w:p w14:paraId="3E51C196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t>2. Weather Data Loading &amp; Deduplication</w:t>
      </w:r>
    </w:p>
    <w:p w14:paraId="617C5ADA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The weather data arrived in multiple ZIP archives with a Hive-partitioned structure (year/month/day).</w:t>
      </w:r>
    </w:p>
    <w:p w14:paraId="7AB64258" w14:textId="77777777" w:rsidR="00B32636" w:rsidRPr="00B32636" w:rsidRDefault="00B32636" w:rsidP="00B32636">
      <w:pPr>
        <w:numPr>
          <w:ilvl w:val="0"/>
          <w:numId w:val="5"/>
        </w:numPr>
        <w:rPr>
          <w:lang w:val="en-US"/>
        </w:rPr>
      </w:pPr>
      <w:r w:rsidRPr="00B32636">
        <w:rPr>
          <w:b/>
          <w:bCs/>
          <w:lang w:val="en-US"/>
        </w:rPr>
        <w:t>Loading</w:t>
      </w:r>
      <w:r w:rsidRPr="00B32636">
        <w:rPr>
          <w:lang w:val="en-US"/>
        </w:rPr>
        <w:t>: A custom weather_loader.py script was used to unpack and organize the data.</w:t>
      </w:r>
    </w:p>
    <w:p w14:paraId="3D1C326A" w14:textId="77777777" w:rsidR="00B32636" w:rsidRPr="00B32636" w:rsidRDefault="00B32636" w:rsidP="00B32636">
      <w:pPr>
        <w:numPr>
          <w:ilvl w:val="0"/>
          <w:numId w:val="5"/>
        </w:numPr>
        <w:rPr>
          <w:lang w:val="en-US"/>
        </w:rPr>
      </w:pPr>
      <w:r w:rsidRPr="00B32636">
        <w:rPr>
          <w:b/>
          <w:bCs/>
          <w:lang w:val="en-US"/>
        </w:rPr>
        <w:t>Deduplication</w:t>
      </w:r>
      <w:r w:rsidRPr="00B32636">
        <w:rPr>
          <w:lang w:val="en-US"/>
        </w:rPr>
        <w:t>: Since multiple weather records can exist for one Geohash square, we aggregated the weather data by geohash using the AVG() function to prevent row multiplication during the join.</w:t>
      </w:r>
    </w:p>
    <w:p w14:paraId="7DC6DD80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lastRenderedPageBreak/>
        <w:t>3. Left Join &amp; Partitioning</w:t>
      </w:r>
    </w:p>
    <w:p w14:paraId="512C8543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We joined the datasets on the geohash column. A Left Join was used to ensure no restaurant data was lost even if weather data for that specific area was missing.</w:t>
      </w:r>
    </w:p>
    <w:p w14:paraId="34014EA8" w14:textId="77777777" w:rsidR="00B32636" w:rsidRPr="00B32636" w:rsidRDefault="00B32636" w:rsidP="00B32636">
      <w:r w:rsidRPr="00B32636">
        <w:rPr>
          <w:b/>
          <w:bCs/>
        </w:rPr>
        <w:t>Final Storage Strategy:</w:t>
      </w:r>
    </w:p>
    <w:p w14:paraId="31334B6A" w14:textId="77777777" w:rsidR="00B32636" w:rsidRPr="00B32636" w:rsidRDefault="00B32636" w:rsidP="00B32636">
      <w:pPr>
        <w:numPr>
          <w:ilvl w:val="0"/>
          <w:numId w:val="6"/>
        </w:numPr>
        <w:rPr>
          <w:lang w:val="en-US"/>
        </w:rPr>
      </w:pPr>
      <w:r w:rsidRPr="00B32636">
        <w:rPr>
          <w:b/>
          <w:bCs/>
          <w:lang w:val="en-US"/>
        </w:rPr>
        <w:t>Format</w:t>
      </w:r>
      <w:r w:rsidRPr="00B32636">
        <w:rPr>
          <w:lang w:val="en-US"/>
        </w:rPr>
        <w:t>: Parquet with Gzip compression.</w:t>
      </w:r>
    </w:p>
    <w:p w14:paraId="17E0E6D2" w14:textId="77777777" w:rsidR="00B32636" w:rsidRPr="00B32636" w:rsidRDefault="00B32636" w:rsidP="00B32636">
      <w:pPr>
        <w:numPr>
          <w:ilvl w:val="0"/>
          <w:numId w:val="6"/>
        </w:numPr>
        <w:rPr>
          <w:lang w:val="en-US"/>
        </w:rPr>
      </w:pPr>
      <w:r w:rsidRPr="00B32636">
        <w:rPr>
          <w:b/>
          <w:bCs/>
          <w:lang w:val="en-US"/>
        </w:rPr>
        <w:t>Partitioning</w:t>
      </w:r>
      <w:r w:rsidRPr="00B32636">
        <w:rPr>
          <w:lang w:val="en-US"/>
        </w:rPr>
        <w:t>: Data is partitioned by geohash.</w:t>
      </w:r>
    </w:p>
    <w:p w14:paraId="2A03BA71" w14:textId="77777777" w:rsidR="00B32636" w:rsidRPr="00B32636" w:rsidRDefault="00B32636" w:rsidP="00B32636">
      <w:pPr>
        <w:rPr>
          <w:lang w:val="en-US"/>
        </w:rPr>
      </w:pPr>
      <w:r w:rsidRPr="00B32636">
        <w:rPr>
          <w:b/>
          <w:bCs/>
          <w:lang w:val="en-US"/>
        </w:rPr>
        <w:t>Screenshot 2: Join Verification (Count check)</w:t>
      </w:r>
    </w:p>
    <w:p w14:paraId="6C1444B5" w14:textId="77777777" w:rsidR="00B32636" w:rsidRPr="00B32636" w:rsidRDefault="00B3208F" w:rsidP="00B32636">
      <w:r>
        <w:pict w14:anchorId="06BC4302">
          <v:rect id="_x0000_i1027" style="width:0;height:1.5pt" o:hralign="center" o:hrstd="t" o:hr="t" fillcolor="#a0a0a0" stroked="f"/>
        </w:pict>
      </w:r>
    </w:p>
    <w:p w14:paraId="609CD4C7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t>Directory Structure of Enriched Data</w:t>
      </w:r>
    </w:p>
    <w:p w14:paraId="7B9BCE66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After execution, the data is stored in the /data/enriched_data_partitioned folder with the following structure:</w:t>
      </w:r>
    </w:p>
    <w:p w14:paraId="5B6CDFCB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enriched_data_partitioned/</w:t>
      </w:r>
    </w:p>
    <w:p w14:paraId="7AD2529F" w14:textId="77777777" w:rsidR="00B32636" w:rsidRPr="00B32636" w:rsidRDefault="00B32636" w:rsidP="00B32636">
      <w:pPr>
        <w:rPr>
          <w:lang w:val="en-US"/>
        </w:rPr>
      </w:pPr>
      <w:r w:rsidRPr="00B32636">
        <w:rPr>
          <w:rFonts w:ascii="MS Gothic" w:eastAsia="MS Gothic" w:hAnsi="MS Gothic" w:cs="MS Gothic" w:hint="eastAsia"/>
          <w:lang w:val="en-US"/>
        </w:rPr>
        <w:t>├</w:t>
      </w:r>
      <w:r w:rsidRPr="00B32636">
        <w:rPr>
          <w:rFonts w:ascii="Aptos" w:hAnsi="Aptos" w:cs="Aptos"/>
          <w:lang w:val="en-US"/>
        </w:rPr>
        <w:t>──</w:t>
      </w:r>
      <w:r w:rsidRPr="00B32636">
        <w:rPr>
          <w:lang w:val="en-US"/>
        </w:rPr>
        <w:t xml:space="preserve"> geohash=u09t/</w:t>
      </w:r>
    </w:p>
    <w:p w14:paraId="71B8A2D5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│   └── part-00000-xxxx.parquet.gz</w:t>
      </w:r>
    </w:p>
    <w:p w14:paraId="534BB5FF" w14:textId="77777777" w:rsidR="00B32636" w:rsidRPr="00B32636" w:rsidRDefault="00B32636" w:rsidP="00B32636">
      <w:pPr>
        <w:rPr>
          <w:lang w:val="en-US"/>
        </w:rPr>
      </w:pPr>
      <w:r w:rsidRPr="00B32636">
        <w:rPr>
          <w:rFonts w:ascii="MS Gothic" w:eastAsia="MS Gothic" w:hAnsi="MS Gothic" w:cs="MS Gothic" w:hint="eastAsia"/>
          <w:lang w:val="en-US"/>
        </w:rPr>
        <w:t>├</w:t>
      </w:r>
      <w:r w:rsidRPr="00B32636">
        <w:rPr>
          <w:rFonts w:ascii="Aptos" w:hAnsi="Aptos" w:cs="Aptos"/>
          <w:lang w:val="en-US"/>
        </w:rPr>
        <w:t>──</w:t>
      </w:r>
      <w:r w:rsidRPr="00B32636">
        <w:rPr>
          <w:lang w:val="en-US"/>
        </w:rPr>
        <w:t xml:space="preserve"> geohash=gcpu/</w:t>
      </w:r>
    </w:p>
    <w:p w14:paraId="1A91D1C7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│   └── part-00001-xxxx.parquet.gz</w:t>
      </w:r>
    </w:p>
    <w:p w14:paraId="0B53889E" w14:textId="67298679" w:rsidR="001B2CF9" w:rsidRPr="00B32636" w:rsidRDefault="00B32636" w:rsidP="00B32636">
      <w:pPr>
        <w:rPr>
          <w:lang w:val="en-US"/>
        </w:rPr>
      </w:pPr>
      <w:r w:rsidRPr="00B32636">
        <w:rPr>
          <w:lang w:val="en-US"/>
        </w:rPr>
        <w:t>└── ...</w:t>
      </w:r>
    </w:p>
    <w:p w14:paraId="63764E3E" w14:textId="77777777" w:rsidR="00B32636" w:rsidRPr="00B32636" w:rsidRDefault="00B32636" w:rsidP="00B32636">
      <w:pPr>
        <w:rPr>
          <w:lang w:val="en-US"/>
        </w:rPr>
      </w:pPr>
    </w:p>
    <w:p w14:paraId="64E074E1" w14:textId="77777777" w:rsidR="00B32636" w:rsidRPr="00B32636" w:rsidRDefault="00B32636" w:rsidP="00B32636">
      <w:pPr>
        <w:rPr>
          <w:b/>
          <w:bCs/>
          <w:lang w:val="en-US"/>
        </w:rPr>
      </w:pPr>
      <w:r w:rsidRPr="00B32636">
        <w:rPr>
          <w:b/>
          <w:bCs/>
          <w:lang w:val="en-US"/>
        </w:rPr>
        <w:t>Unit Testing</w:t>
      </w:r>
    </w:p>
    <w:p w14:paraId="11F0CF6E" w14:textId="77777777" w:rsidR="00B32636" w:rsidRPr="00B32636" w:rsidRDefault="00B32636" w:rsidP="00B32636">
      <w:pPr>
        <w:rPr>
          <w:lang w:val="en-US"/>
        </w:rPr>
      </w:pPr>
      <w:r w:rsidRPr="00B32636">
        <w:rPr>
          <w:lang w:val="en-US"/>
        </w:rPr>
        <w:t>Testing was performed to verify the Geohashing algorithm and the Join logic (preventing multiplication).</w:t>
      </w:r>
    </w:p>
    <w:p w14:paraId="5E5273D2" w14:textId="77777777" w:rsidR="00B32636" w:rsidRPr="00B32636" w:rsidRDefault="00B32636" w:rsidP="00B32636">
      <w:pPr>
        <w:rPr>
          <w:lang w:val="en-US"/>
        </w:rPr>
      </w:pPr>
      <w:r w:rsidRPr="00B32636">
        <w:rPr>
          <w:b/>
          <w:bCs/>
          <w:lang w:val="en-US"/>
        </w:rPr>
        <w:t>Screenshot 3: PyTest results</w:t>
      </w:r>
    </w:p>
    <w:p w14:paraId="7BEF22E3" w14:textId="77777777" w:rsidR="00B32636" w:rsidRPr="00B32636" w:rsidRDefault="00B32636" w:rsidP="00B32636">
      <w:pPr>
        <w:rPr>
          <w:b/>
          <w:bCs/>
        </w:rPr>
      </w:pPr>
      <w:r w:rsidRPr="00B32636">
        <w:rPr>
          <w:b/>
          <w:bCs/>
        </w:rPr>
        <w:t>Repository and Source Code</w:t>
      </w:r>
    </w:p>
    <w:p w14:paraId="201A4F75" w14:textId="77777777" w:rsidR="00B32636" w:rsidRPr="00B32636" w:rsidRDefault="00B32636" w:rsidP="00B32636">
      <w:pPr>
        <w:numPr>
          <w:ilvl w:val="0"/>
          <w:numId w:val="7"/>
        </w:numPr>
        <w:rPr>
          <w:lang w:val="en-US"/>
        </w:rPr>
      </w:pPr>
      <w:r w:rsidRPr="00B32636">
        <w:rPr>
          <w:b/>
          <w:bCs/>
          <w:lang w:val="en-US"/>
        </w:rPr>
        <w:t>Source Code</w:t>
      </w:r>
      <w:r w:rsidRPr="00B32636">
        <w:rPr>
          <w:lang w:val="en-US"/>
        </w:rPr>
        <w:t xml:space="preserve">: </w:t>
      </w:r>
      <w:hyperlink r:id="rId5" w:tgtFrame="_blank" w:history="1">
        <w:r w:rsidRPr="00B32636">
          <w:rPr>
            <w:rStyle w:val="ac"/>
            <w:lang w:val="en-US"/>
          </w:rPr>
          <w:t>Link to your Python scripts</w:t>
        </w:r>
      </w:hyperlink>
    </w:p>
    <w:p w14:paraId="2C67120C" w14:textId="77777777" w:rsidR="00B32636" w:rsidRPr="00B32636" w:rsidRDefault="00B32636" w:rsidP="00B32636">
      <w:pPr>
        <w:numPr>
          <w:ilvl w:val="0"/>
          <w:numId w:val="7"/>
        </w:numPr>
      </w:pPr>
      <w:r w:rsidRPr="00B32636">
        <w:rPr>
          <w:b/>
          <w:bCs/>
        </w:rPr>
        <w:t>Data Preparation</w:t>
      </w:r>
      <w:r w:rsidRPr="00B32636">
        <w:t xml:space="preserve">: </w:t>
      </w:r>
      <w:hyperlink r:id="rId6" w:tgtFrame="_blank" w:history="1">
        <w:r w:rsidRPr="00B32636">
          <w:rPr>
            <w:rStyle w:val="ac"/>
          </w:rPr>
          <w:t>weather_loader.py</w:t>
        </w:r>
      </w:hyperlink>
    </w:p>
    <w:p w14:paraId="092C2856" w14:textId="77777777" w:rsidR="00B32636" w:rsidRPr="00B32636" w:rsidRDefault="00B32636" w:rsidP="00B32636">
      <w:pPr>
        <w:numPr>
          <w:ilvl w:val="0"/>
          <w:numId w:val="7"/>
        </w:numPr>
        <w:rPr>
          <w:lang w:val="en-US"/>
        </w:rPr>
      </w:pPr>
      <w:r w:rsidRPr="00B32636">
        <w:rPr>
          <w:b/>
          <w:bCs/>
          <w:lang w:val="en-US"/>
        </w:rPr>
        <w:t>Main Job</w:t>
      </w:r>
      <w:r w:rsidRPr="00B32636">
        <w:rPr>
          <w:lang w:val="en-US"/>
        </w:rPr>
        <w:t xml:space="preserve">: </w:t>
      </w:r>
      <w:hyperlink r:id="rId7" w:tgtFrame="_blank" w:history="1">
        <w:r w:rsidRPr="00B32636">
          <w:rPr>
            <w:rStyle w:val="ac"/>
            <w:lang w:val="en-US"/>
          </w:rPr>
          <w:t>weather_join_job_v2.py</w:t>
        </w:r>
      </w:hyperlink>
    </w:p>
    <w:p w14:paraId="1A540BB7" w14:textId="77777777" w:rsidR="00B32636" w:rsidRDefault="00B32636" w:rsidP="00B32636"/>
    <w:p w14:paraId="5AFEA8BA" w14:textId="77777777" w:rsidR="00B32636" w:rsidRDefault="00B32636" w:rsidP="00B32636"/>
    <w:p w14:paraId="5DEB6876" w14:textId="25522268" w:rsidR="00B32636" w:rsidRDefault="00B32636" w:rsidP="00B32636">
      <w:r>
        <w:rPr>
          <w:noProof/>
          <w:lang w:val="en-US"/>
        </w:rPr>
        <w:lastRenderedPageBreak/>
        <w:drawing>
          <wp:inline distT="0" distB="0" distL="0" distR="0" wp14:anchorId="2CEDBCD0" wp14:editId="487DAB0B">
            <wp:extent cx="6401435" cy="3554095"/>
            <wp:effectExtent l="0" t="0" r="0" b="8255"/>
            <wp:docPr id="143218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35" cy="355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9CA7B6" w14:textId="0CF1CDD2" w:rsidR="00B32636" w:rsidRDefault="00B32636" w:rsidP="00B32636">
      <w:ins w:id="0" w:author="Shakhida Yusupova" w:date="2025-12-22T10:12:00Z" w16du:dateUtc="2025-12-22T05:12:00Z">
        <w:r w:rsidRPr="0029203F">
          <w:rPr>
            <w:rFonts w:cstheme="minorHAnsi"/>
            <w:noProof/>
            <w:color w:val="303240"/>
            <w:lang w:val="en-US"/>
          </w:rPr>
          <w:drawing>
            <wp:inline distT="0" distB="0" distL="0" distR="0" wp14:anchorId="337197E1" wp14:editId="4F58C246">
              <wp:extent cx="5940425" cy="3030913"/>
              <wp:effectExtent l="0" t="0" r="3175" b="0"/>
              <wp:docPr id="1775369839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5369839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309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B0A4F41" w14:textId="24307B1F" w:rsidR="00B32636" w:rsidRDefault="00B32636" w:rsidP="00B32636">
      <w:ins w:id="1" w:author="Shakhida Yusupova" w:date="2025-12-22T14:39:00Z" w16du:dateUtc="2025-12-22T09:39:00Z">
        <w:r w:rsidRPr="001511C6">
          <w:rPr>
            <w:rFonts w:cstheme="minorHAnsi"/>
            <w:noProof/>
            <w:color w:val="303240"/>
            <w:lang w:val="en-US"/>
          </w:rPr>
          <w:lastRenderedPageBreak/>
          <w:drawing>
            <wp:inline distT="0" distB="0" distL="0" distR="0" wp14:anchorId="72F009FC" wp14:editId="50936EBE">
              <wp:extent cx="5940425" cy="3164691"/>
              <wp:effectExtent l="0" t="0" r="3175" b="0"/>
              <wp:docPr id="1848236640" name="Рисунок 1" descr="Изображение выглядит как текст, снимок экрана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4823664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1646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C240571" w14:textId="77777777" w:rsidR="00B32636" w:rsidRDefault="00B32636" w:rsidP="00B32636"/>
    <w:p w14:paraId="2B803BFB" w14:textId="696BC814" w:rsidR="00B32636" w:rsidRDefault="00B32636" w:rsidP="00B32636">
      <w:ins w:id="2" w:author="Shakhida Yusupova" w:date="2025-12-22T22:31:00Z" w16du:dateUtc="2025-12-22T17:31:00Z">
        <w:r w:rsidRPr="00C00FAC">
          <w:rPr>
            <w:noProof/>
            <w:color w:val="303240"/>
            <w:lang w:val="en-US"/>
          </w:rPr>
          <w:drawing>
            <wp:inline distT="0" distB="0" distL="0" distR="0" wp14:anchorId="66E7A2AC" wp14:editId="5210A8B7">
              <wp:extent cx="5940425" cy="3069809"/>
              <wp:effectExtent l="0" t="0" r="3175" b="0"/>
              <wp:docPr id="1684344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84344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698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C0FA19" w14:textId="74079D2E" w:rsidR="00B32636" w:rsidRDefault="00B32636" w:rsidP="00B32636">
      <w:pPr>
        <w:rPr>
          <w:lang w:val="en-US"/>
        </w:rPr>
      </w:pPr>
      <w:ins w:id="3" w:author="Shakhida Yusupova" w:date="2025-12-22T22:31:00Z" w16du:dateUtc="2025-12-22T17:31:00Z">
        <w:r w:rsidRPr="00C710BB">
          <w:rPr>
            <w:noProof/>
            <w:color w:val="303240"/>
          </w:rPr>
          <w:lastRenderedPageBreak/>
          <w:drawing>
            <wp:inline distT="0" distB="0" distL="0" distR="0" wp14:anchorId="6325D08A" wp14:editId="4C9F9229">
              <wp:extent cx="5940425" cy="3090435"/>
              <wp:effectExtent l="0" t="0" r="3175" b="0"/>
              <wp:docPr id="1860357177" name="Рисунок 1" descr="Изображение выглядит как текст, снимок экрана, меню, черно-белый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60357177" name="Рисунок 1" descr="Изображение выглядит как текст, снимок экрана, меню, черно-белый&#10;&#10;Содержимое, созданное искусственным интеллектом, может быть неверным.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0904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6D4347E" w14:textId="3029B955" w:rsidR="00681504" w:rsidRDefault="00681504" w:rsidP="00B32636">
      <w:pPr>
        <w:rPr>
          <w:lang w:val="en-US"/>
        </w:rPr>
      </w:pPr>
      <w:r w:rsidRPr="00681504">
        <w:rPr>
          <w:noProof/>
          <w:lang w:val="en-US"/>
        </w:rPr>
        <w:drawing>
          <wp:inline distT="0" distB="0" distL="0" distR="0" wp14:anchorId="4BB7CA4B" wp14:editId="3F97B720">
            <wp:extent cx="5940425" cy="2842260"/>
            <wp:effectExtent l="0" t="0" r="3175" b="0"/>
            <wp:docPr id="193971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6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9CAD" w14:textId="2320C0B1" w:rsidR="00B3208F" w:rsidRPr="00681504" w:rsidRDefault="00B3208F" w:rsidP="00B32636">
      <w:pPr>
        <w:rPr>
          <w:lang w:val="en-US"/>
        </w:rPr>
      </w:pPr>
      <w:r w:rsidRPr="00B3208F">
        <w:rPr>
          <w:lang w:val="en-US"/>
        </w:rPr>
        <w:lastRenderedPageBreak/>
        <w:drawing>
          <wp:inline distT="0" distB="0" distL="0" distR="0" wp14:anchorId="3A8D03D1" wp14:editId="4B165BB3">
            <wp:extent cx="5940425" cy="4859020"/>
            <wp:effectExtent l="0" t="0" r="3175" b="0"/>
            <wp:docPr id="165269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2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08F" w:rsidRPr="00681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22FA4"/>
    <w:multiLevelType w:val="multilevel"/>
    <w:tmpl w:val="9FF4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25B9D"/>
    <w:multiLevelType w:val="multilevel"/>
    <w:tmpl w:val="AAA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3185E"/>
    <w:multiLevelType w:val="multilevel"/>
    <w:tmpl w:val="E6F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D66C9"/>
    <w:multiLevelType w:val="multilevel"/>
    <w:tmpl w:val="D97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06217"/>
    <w:multiLevelType w:val="multilevel"/>
    <w:tmpl w:val="BBD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65464"/>
    <w:multiLevelType w:val="multilevel"/>
    <w:tmpl w:val="6A7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D7352"/>
    <w:multiLevelType w:val="multilevel"/>
    <w:tmpl w:val="E1BE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705749">
    <w:abstractNumId w:val="6"/>
  </w:num>
  <w:num w:numId="2" w16cid:durableId="1704938275">
    <w:abstractNumId w:val="5"/>
  </w:num>
  <w:num w:numId="3" w16cid:durableId="163907572">
    <w:abstractNumId w:val="2"/>
  </w:num>
  <w:num w:numId="4" w16cid:durableId="779496375">
    <w:abstractNumId w:val="1"/>
  </w:num>
  <w:num w:numId="5" w16cid:durableId="1691953590">
    <w:abstractNumId w:val="0"/>
  </w:num>
  <w:num w:numId="6" w16cid:durableId="1106969493">
    <w:abstractNumId w:val="4"/>
  </w:num>
  <w:num w:numId="7" w16cid:durableId="114585070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khida Yusupova">
    <w15:presenceInfo w15:providerId="Windows Live" w15:userId="63eb4a9c4b065b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36"/>
    <w:rsid w:val="001B04FE"/>
    <w:rsid w:val="001B2CF9"/>
    <w:rsid w:val="00681504"/>
    <w:rsid w:val="00B3208F"/>
    <w:rsid w:val="00B32636"/>
    <w:rsid w:val="00B74360"/>
    <w:rsid w:val="00E7166C"/>
    <w:rsid w:val="00F0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43F63F5"/>
  <w15:chartTrackingRefBased/>
  <w15:docId w15:val="{7BED7035-FCA1-4D13-BAC1-26F7074C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6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6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6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6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6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6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6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6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6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6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6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326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2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your_link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your_link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google.com/search?q=your_github_repo_link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Shakhida Yusupova</dc:creator>
  <cp:keywords/>
  <dc:description/>
  <cp:lastModifiedBy>Shakhida Yusupova</cp:lastModifiedBy>
  <cp:revision>3</cp:revision>
  <dcterms:created xsi:type="dcterms:W3CDTF">2025-12-22T18:49:00Z</dcterms:created>
  <dcterms:modified xsi:type="dcterms:W3CDTF">2025-12-22T19:07:00Z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562e4566-1bd0-4b73-8fe2-0e860a61977f</vt:lpwstr>
  </property>
</Properties>
</file>